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ODT Summative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Idea Brief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concept is a robotic delivery vehicle designed to autonomously transport small parcels along predefined routes. The system consists of a four-wheeled robotic chassis equipped with a mounted storage compartment for carrying delivery items. Each wheel is driven by an individual DC motor, which is controlled through a motor driver interfaced with an ESP32 microcontroller. The robot is powered by a battery system providing a total output of 24 volts. For navigation and safety, the robot utilizes ultrasonic sensors to detect and avoid obstacles in its path.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is programmed with a set of predetermined pathways, enabling structured and reliable movement between delivery points. A mobile application, connected to the ESP32 via Bluetooth, allows users to select from a catalogue of available routes. Once a path is selected, the robot autonomously follows the chosen route while actively avoiding obstacles. In operation, a user at the starting point can place a parcel in the storage compartment, select the desired destination path through the application, and initiate delivery, allowing therobot to transport the parcel efficiently to the specified endpoint.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Basic Idea Sketch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81239" cy="61884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239" cy="618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color w:val="0070c0"/>
          <w:sz w:val="36"/>
          <w:szCs w:val="36"/>
        </w:rPr>
        <w:drawing>
          <wp:inline distB="114300" distT="114300" distL="114300" distR="114300">
            <wp:extent cx="3897398" cy="50174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398" cy="501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PrChange w:author="Vruddhi Dempo" w:id="1" w:date="2026-04-07T10:27:33Z">
            <w:rPr/>
          </w:rPrChange>
        </w:rPr>
      </w:pPr>
      <w:ins w:author="Vruddhi Dempo" w:id="0" w:date="2026-04-07T10:27:33Z">
        <w:r w:rsidDel="00000000" w:rsidR="00000000" w:rsidRPr="00000000">
          <w:rPr>
            <w:rPrChange w:author="Vruddhi Dempo" w:id="1" w:date="2026-04-07T10:27:33Z">
              <w:rPr>
                <w:b w:val="1"/>
                <w:bCs w:val="1"/>
                <w:color w:val="0070c0"/>
                <w:sz w:val="36"/>
                <w:szCs w:val="36"/>
              </w:rPr>
            </w:rPrChange>
          </w:rPr>
          <w:drawing>
            <wp:inline distB="114300" distT="114300" distL="114300" distR="114300">
              <wp:extent cx="5731200" cy="80899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808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